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2"/>
          <w:szCs w:val="32"/>
        </w:rPr>
      </w:pPr>
      <w:r w:rsidDel="00000000" w:rsidR="00000000" w:rsidRPr="00000000">
        <w:rPr>
          <w:sz w:val="32"/>
          <w:szCs w:val="32"/>
          <w:rtl w:val="0"/>
        </w:rPr>
        <w:t xml:space="preserve">Funciones- Derivada- aplicaciones de la derivada a la optimización de procesos agropecuarios </w:t>
      </w:r>
    </w:p>
    <w:p w:rsidR="00000000" w:rsidDel="00000000" w:rsidP="00000000" w:rsidRDefault="00000000" w:rsidRPr="00000000" w14:paraId="00000002">
      <w:pPr>
        <w:rPr>
          <w:sz w:val="32"/>
          <w:szCs w:val="32"/>
        </w:rPr>
      </w:pPr>
      <w:r w:rsidDel="00000000" w:rsidR="00000000" w:rsidRPr="00000000">
        <w:rPr>
          <w:rtl w:val="0"/>
        </w:rPr>
      </w:r>
    </w:p>
    <w:p w:rsidR="00000000" w:rsidDel="00000000" w:rsidP="00000000" w:rsidRDefault="00000000" w:rsidRPr="00000000" w14:paraId="00000003">
      <w:pPr>
        <w:rPr>
          <w:sz w:val="32"/>
          <w:szCs w:val="32"/>
        </w:rPr>
      </w:pPr>
      <w:r w:rsidDel="00000000" w:rsidR="00000000" w:rsidRPr="00000000">
        <w:rPr>
          <w:rtl w:val="0"/>
        </w:rPr>
      </w:r>
    </w:p>
    <w:p w:rsidR="00000000" w:rsidDel="00000000" w:rsidP="00000000" w:rsidRDefault="00000000" w:rsidRPr="00000000" w14:paraId="00000004">
      <w:pPr>
        <w:numPr>
          <w:ilvl w:val="0"/>
          <w:numId w:val="2"/>
        </w:numPr>
        <w:ind w:left="720" w:hanging="360"/>
        <w:rPr>
          <w:sz w:val="32"/>
          <w:szCs w:val="32"/>
          <w:u w:val="none"/>
        </w:rPr>
      </w:pPr>
      <w:r w:rsidDel="00000000" w:rsidR="00000000" w:rsidRPr="00000000">
        <w:rPr>
          <w:sz w:val="32"/>
          <w:szCs w:val="32"/>
          <w:rtl w:val="0"/>
        </w:rPr>
        <w:t xml:space="preserve">¿Que es una función ?</w:t>
      </w:r>
    </w:p>
    <w:p w:rsidR="00000000" w:rsidDel="00000000" w:rsidP="00000000" w:rsidRDefault="00000000" w:rsidRPr="00000000" w14:paraId="00000005">
      <w:pPr>
        <w:ind w:left="720" w:firstLine="0"/>
        <w:rPr>
          <w:sz w:val="32"/>
          <w:szCs w:val="32"/>
        </w:rPr>
      </w:pPr>
      <w:r w:rsidDel="00000000" w:rsidR="00000000" w:rsidRPr="00000000">
        <w:rPr>
          <w:sz w:val="32"/>
          <w:szCs w:val="32"/>
          <w:rtl w:val="0"/>
        </w:rPr>
        <w:t xml:space="preserve">es una relación/expresión F, y=f(x)</w:t>
      </w:r>
    </w:p>
    <w:p w:rsidR="00000000" w:rsidDel="00000000" w:rsidP="00000000" w:rsidRDefault="00000000" w:rsidRPr="00000000" w14:paraId="00000006">
      <w:pPr>
        <w:ind w:left="720" w:firstLine="0"/>
        <w:rPr>
          <w:sz w:val="32"/>
          <w:szCs w:val="32"/>
        </w:rPr>
      </w:pPr>
      <w:r w:rsidDel="00000000" w:rsidR="00000000" w:rsidRPr="00000000">
        <w:rPr>
          <w:sz w:val="32"/>
          <w:szCs w:val="32"/>
          <w:rtl w:val="0"/>
        </w:rPr>
        <w:t xml:space="preserve">predictor -&gt; Variables meteorológicas  </w:t>
      </w:r>
    </w:p>
    <w:p w:rsidR="00000000" w:rsidDel="00000000" w:rsidP="00000000" w:rsidRDefault="00000000" w:rsidRPr="00000000" w14:paraId="00000007">
      <w:pPr>
        <w:ind w:left="720" w:firstLine="0"/>
        <w:rPr>
          <w:sz w:val="32"/>
          <w:szCs w:val="32"/>
        </w:rPr>
      </w:pPr>
      <w:r w:rsidDel="00000000" w:rsidR="00000000" w:rsidRPr="00000000">
        <w:rPr>
          <w:sz w:val="32"/>
          <w:szCs w:val="32"/>
          <w:rtl w:val="0"/>
        </w:rPr>
        <w:t xml:space="preserve">T=f(x)</w:t>
      </w:r>
    </w:p>
    <w:p w:rsidR="00000000" w:rsidDel="00000000" w:rsidP="00000000" w:rsidRDefault="00000000" w:rsidRPr="00000000" w14:paraId="00000008">
      <w:pPr>
        <w:ind w:left="720" w:firstLine="0"/>
        <w:rPr>
          <w:sz w:val="32"/>
          <w:szCs w:val="32"/>
        </w:rPr>
      </w:pPr>
      <w:r w:rsidDel="00000000" w:rsidR="00000000" w:rsidRPr="00000000">
        <w:rPr>
          <w:sz w:val="32"/>
          <w:szCs w:val="32"/>
          <w:rtl w:val="0"/>
        </w:rPr>
        <w:t xml:space="preserve">temperatura es función del tiempo </w:t>
      </w:r>
    </w:p>
    <w:p w:rsidR="00000000" w:rsidDel="00000000" w:rsidP="00000000" w:rsidRDefault="00000000" w:rsidRPr="00000000" w14:paraId="00000009">
      <w:pPr>
        <w:ind w:left="720" w:firstLine="0"/>
        <w:rPr>
          <w:sz w:val="32"/>
          <w:szCs w:val="32"/>
        </w:rPr>
      </w:pPr>
      <w:r w:rsidDel="00000000" w:rsidR="00000000" w:rsidRPr="00000000">
        <w:rPr>
          <w:rtl w:val="0"/>
        </w:rPr>
      </w:r>
    </w:p>
    <w:p w:rsidR="00000000" w:rsidDel="00000000" w:rsidP="00000000" w:rsidRDefault="00000000" w:rsidRPr="00000000" w14:paraId="0000000A">
      <w:pPr>
        <w:ind w:left="720" w:firstLine="0"/>
        <w:rPr>
          <w:sz w:val="32"/>
          <w:szCs w:val="32"/>
        </w:rPr>
      </w:pPr>
      <w:r w:rsidDel="00000000" w:rsidR="00000000" w:rsidRPr="00000000">
        <w:rPr>
          <w:sz w:val="32"/>
          <w:szCs w:val="32"/>
          <w:rtl w:val="0"/>
        </w:rPr>
        <w:t xml:space="preserve">distancia =d(t)</w:t>
      </w:r>
    </w:p>
    <w:p w:rsidR="00000000" w:rsidDel="00000000" w:rsidP="00000000" w:rsidRDefault="00000000" w:rsidRPr="00000000" w14:paraId="0000000B">
      <w:pPr>
        <w:ind w:left="720" w:firstLine="0"/>
        <w:rPr>
          <w:sz w:val="32"/>
          <w:szCs w:val="32"/>
        </w:rPr>
      </w:pPr>
      <w:r w:rsidDel="00000000" w:rsidR="00000000" w:rsidRPr="00000000">
        <w:rPr>
          <w:rtl w:val="0"/>
        </w:rPr>
      </w:r>
    </w:p>
    <w:p w:rsidR="00000000" w:rsidDel="00000000" w:rsidP="00000000" w:rsidRDefault="00000000" w:rsidRPr="00000000" w14:paraId="0000000C">
      <w:pPr>
        <w:ind w:left="720" w:firstLine="0"/>
        <w:rPr>
          <w:sz w:val="32"/>
          <w:szCs w:val="32"/>
          <w:u w:val="single"/>
        </w:rPr>
      </w:pPr>
      <w:r w:rsidDel="00000000" w:rsidR="00000000" w:rsidRPr="00000000">
        <w:rPr>
          <w:sz w:val="32"/>
          <w:szCs w:val="32"/>
          <w:u w:val="single"/>
          <w:rtl w:val="0"/>
        </w:rPr>
        <w:t xml:space="preserve">Derivada -&gt; diferenciacion-&gt; diferencia -&gt;resta -&gt; cambio -&gt;optimizar </w:t>
      </w:r>
    </w:p>
    <w:p w:rsidR="00000000" w:rsidDel="00000000" w:rsidP="00000000" w:rsidRDefault="00000000" w:rsidRPr="00000000" w14:paraId="0000000D">
      <w:pPr>
        <w:ind w:left="720" w:firstLine="0"/>
        <w:rPr>
          <w:sz w:val="32"/>
          <w:szCs w:val="32"/>
          <w:u w:val="single"/>
        </w:rPr>
      </w:pPr>
      <w:r w:rsidDel="00000000" w:rsidR="00000000" w:rsidRPr="00000000">
        <w:rPr>
          <w:rtl w:val="0"/>
        </w:rPr>
      </w:r>
    </w:p>
    <w:p w:rsidR="00000000" w:rsidDel="00000000" w:rsidP="00000000" w:rsidRDefault="00000000" w:rsidRPr="00000000" w14:paraId="0000000E">
      <w:pPr>
        <w:ind w:left="720" w:firstLine="0"/>
        <w:rPr>
          <w:color w:val="ff0000"/>
          <w:sz w:val="32"/>
          <w:szCs w:val="32"/>
          <w:u w:val="single"/>
        </w:rPr>
      </w:pPr>
      <w:r w:rsidDel="00000000" w:rsidR="00000000" w:rsidRPr="00000000">
        <w:rPr>
          <w:color w:val="ff0000"/>
          <w:sz w:val="32"/>
          <w:szCs w:val="32"/>
          <w:u w:val="single"/>
          <w:rtl w:val="0"/>
        </w:rPr>
        <w:t xml:space="preserve">Tarea 1</w:t>
      </w:r>
    </w:p>
    <w:p w:rsidR="00000000" w:rsidDel="00000000" w:rsidP="00000000" w:rsidRDefault="00000000" w:rsidRPr="00000000" w14:paraId="0000000F">
      <w:pPr>
        <w:ind w:left="720" w:firstLine="0"/>
        <w:rPr>
          <w:sz w:val="32"/>
          <w:szCs w:val="32"/>
        </w:rPr>
      </w:pPr>
      <w:r w:rsidDel="00000000" w:rsidR="00000000" w:rsidRPr="00000000">
        <w:rPr>
          <w:sz w:val="32"/>
          <w:szCs w:val="32"/>
          <w:rtl w:val="0"/>
        </w:rPr>
        <w:t xml:space="preserve">Realizar dos ejercicios de aplicaciones sobre derivadas en el sector agropecuario con cuaderno y video.</w:t>
      </w:r>
    </w:p>
    <w:p w:rsidR="00000000" w:rsidDel="00000000" w:rsidP="00000000" w:rsidRDefault="00000000" w:rsidRPr="00000000" w14:paraId="00000010">
      <w:pPr>
        <w:ind w:left="720" w:firstLine="0"/>
        <w:rPr>
          <w:color w:val="ff0000"/>
          <w:sz w:val="32"/>
          <w:szCs w:val="32"/>
        </w:rPr>
      </w:pPr>
      <w:r w:rsidDel="00000000" w:rsidR="00000000" w:rsidRPr="00000000">
        <w:rPr>
          <w:sz w:val="32"/>
          <w:szCs w:val="32"/>
          <w:rtl w:val="0"/>
        </w:rPr>
        <w:t xml:space="preserve"> </w:t>
      </w:r>
      <w:r w:rsidDel="00000000" w:rsidR="00000000" w:rsidRPr="00000000">
        <w:rPr>
          <w:color w:val="ff0000"/>
          <w:sz w:val="32"/>
          <w:szCs w:val="32"/>
          <w:rtl w:val="0"/>
        </w:rPr>
        <w:t xml:space="preserve">Tarea 2 </w:t>
      </w:r>
    </w:p>
    <w:p w:rsidR="00000000" w:rsidDel="00000000" w:rsidP="00000000" w:rsidRDefault="00000000" w:rsidRPr="00000000" w14:paraId="00000011">
      <w:pPr>
        <w:ind w:left="720" w:firstLine="0"/>
        <w:rPr>
          <w:sz w:val="32"/>
          <w:szCs w:val="32"/>
        </w:rPr>
      </w:pPr>
      <w:r w:rsidDel="00000000" w:rsidR="00000000" w:rsidRPr="00000000">
        <w:rPr>
          <w:sz w:val="32"/>
          <w:szCs w:val="32"/>
          <w:rtl w:val="0"/>
        </w:rPr>
        <w:t xml:space="preserve">medir el volumen del tanque de la casa, cono truncado (video)</w:t>
      </w:r>
    </w:p>
    <w:p w:rsidR="00000000" w:rsidDel="00000000" w:rsidP="00000000" w:rsidRDefault="00000000" w:rsidRPr="00000000" w14:paraId="00000012">
      <w:pPr>
        <w:ind w:left="720" w:firstLine="0"/>
        <w:rPr>
          <w:color w:val="ff0000"/>
          <w:sz w:val="32"/>
          <w:szCs w:val="32"/>
        </w:rPr>
      </w:pPr>
      <w:r w:rsidDel="00000000" w:rsidR="00000000" w:rsidRPr="00000000">
        <w:rPr>
          <w:color w:val="ff0000"/>
          <w:sz w:val="32"/>
          <w:szCs w:val="32"/>
          <w:rtl w:val="0"/>
        </w:rPr>
        <w:t xml:space="preserve">Tarea 3</w:t>
      </w:r>
    </w:p>
    <w:p w:rsidR="00000000" w:rsidDel="00000000" w:rsidP="00000000" w:rsidRDefault="00000000" w:rsidRPr="00000000" w14:paraId="00000013">
      <w:pPr>
        <w:ind w:left="720" w:firstLine="0"/>
        <w:rPr>
          <w:sz w:val="32"/>
          <w:szCs w:val="32"/>
        </w:rPr>
      </w:pPr>
      <w:r w:rsidDel="00000000" w:rsidR="00000000" w:rsidRPr="00000000">
        <w:rPr>
          <w:sz w:val="32"/>
          <w:szCs w:val="32"/>
          <w:rtl w:val="0"/>
        </w:rPr>
        <w:t xml:space="preserve">verificar cuántas veces cabe el cono en el cilindro </w:t>
      </w:r>
    </w:p>
    <w:p w:rsidR="00000000" w:rsidDel="00000000" w:rsidP="00000000" w:rsidRDefault="00000000" w:rsidRPr="00000000" w14:paraId="00000014">
      <w:pPr>
        <w:ind w:left="720" w:firstLine="0"/>
        <w:rPr>
          <w:sz w:val="32"/>
          <w:szCs w:val="32"/>
        </w:rPr>
      </w:pPr>
      <w:r w:rsidDel="00000000" w:rsidR="00000000" w:rsidRPr="00000000">
        <w:rPr>
          <w:rtl w:val="0"/>
        </w:rPr>
      </w:r>
    </w:p>
    <w:p w:rsidR="00000000" w:rsidDel="00000000" w:rsidP="00000000" w:rsidRDefault="00000000" w:rsidRPr="00000000" w14:paraId="00000015">
      <w:pPr>
        <w:ind w:left="720" w:firstLine="0"/>
        <w:rPr>
          <w:sz w:val="32"/>
          <w:szCs w:val="32"/>
        </w:rPr>
      </w:pPr>
      <w:r w:rsidDel="00000000" w:rsidR="00000000" w:rsidRPr="00000000">
        <w:rPr>
          <w:rtl w:val="0"/>
        </w:rPr>
      </w:r>
    </w:p>
    <w:p w:rsidR="00000000" w:rsidDel="00000000" w:rsidP="00000000" w:rsidRDefault="00000000" w:rsidRPr="00000000" w14:paraId="00000016">
      <w:pPr>
        <w:ind w:left="720" w:firstLine="0"/>
        <w:rPr>
          <w:sz w:val="32"/>
          <w:szCs w:val="32"/>
        </w:rPr>
      </w:pPr>
      <w:r w:rsidDel="00000000" w:rsidR="00000000" w:rsidRPr="00000000">
        <w:rPr>
          <w:rtl w:val="0"/>
        </w:rPr>
      </w:r>
    </w:p>
    <w:p w:rsidR="00000000" w:rsidDel="00000000" w:rsidP="00000000" w:rsidRDefault="00000000" w:rsidRPr="00000000" w14:paraId="00000017">
      <w:pPr>
        <w:ind w:left="720" w:firstLine="0"/>
        <w:rPr>
          <w:sz w:val="32"/>
          <w:szCs w:val="32"/>
        </w:rPr>
      </w:pPr>
      <w:r w:rsidDel="00000000" w:rsidR="00000000" w:rsidRPr="00000000">
        <w:rPr>
          <w:sz w:val="32"/>
          <w:szCs w:val="32"/>
          <w:rtl w:val="0"/>
        </w:rPr>
        <w:t xml:space="preserve">dominio es el eje horizontal </w:t>
      </w:r>
    </w:p>
    <w:p w:rsidR="00000000" w:rsidDel="00000000" w:rsidP="00000000" w:rsidRDefault="00000000" w:rsidRPr="00000000" w14:paraId="00000018">
      <w:pPr>
        <w:ind w:left="720" w:firstLine="0"/>
        <w:rPr>
          <w:sz w:val="32"/>
          <w:szCs w:val="32"/>
        </w:rPr>
      </w:pPr>
      <w:r w:rsidDel="00000000" w:rsidR="00000000" w:rsidRPr="00000000">
        <w:rPr>
          <w:rtl w:val="0"/>
        </w:rPr>
      </w:r>
    </w:p>
    <w:p w:rsidR="00000000" w:rsidDel="00000000" w:rsidP="00000000" w:rsidRDefault="00000000" w:rsidRPr="00000000" w14:paraId="00000019">
      <w:pPr>
        <w:ind w:left="720" w:firstLine="0"/>
        <w:rPr>
          <w:sz w:val="32"/>
          <w:szCs w:val="32"/>
          <w:highlight w:val="yellow"/>
        </w:rPr>
      </w:pPr>
      <w:r w:rsidDel="00000000" w:rsidR="00000000" w:rsidRPr="00000000">
        <w:rPr>
          <w:sz w:val="32"/>
          <w:szCs w:val="32"/>
          <w:rtl w:val="0"/>
        </w:rPr>
        <w:t xml:space="preserve">como se calcula el volumen de un tanque cónico o en forma de cono  </w:t>
      </w:r>
      <w:r w:rsidDel="00000000" w:rsidR="00000000" w:rsidRPr="00000000">
        <w:rPr>
          <w:sz w:val="32"/>
          <w:szCs w:val="32"/>
          <w:highlight w:val="yellow"/>
          <w:rtl w:val="0"/>
        </w:rPr>
        <w:t xml:space="preserve"> ( </w:t>
      </w:r>
      <w:commentRangeStart w:id="0"/>
      <w:r w:rsidDel="00000000" w:rsidR="00000000" w:rsidRPr="00000000">
        <w:rPr>
          <w:sz w:val="32"/>
          <w:szCs w:val="32"/>
          <w:highlight w:val="yellow"/>
          <w:rtl w:val="0"/>
        </w:rPr>
        <w:t xml:space="preserve">entra en el parcial)</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A">
      <w:pPr>
        <w:ind w:left="720" w:firstLine="0"/>
        <w:rPr>
          <w:sz w:val="32"/>
          <w:szCs w:val="32"/>
          <w:highlight w:val="yellow"/>
        </w:rPr>
      </w:pPr>
      <w:r w:rsidDel="00000000" w:rsidR="00000000" w:rsidRPr="00000000">
        <w:rPr>
          <w:rtl w:val="0"/>
        </w:rPr>
      </w:r>
    </w:p>
    <w:p w:rsidR="00000000" w:rsidDel="00000000" w:rsidP="00000000" w:rsidRDefault="00000000" w:rsidRPr="00000000" w14:paraId="0000001B">
      <w:pPr>
        <w:ind w:left="720" w:firstLine="0"/>
        <w:rPr>
          <w:sz w:val="32"/>
          <w:szCs w:val="32"/>
          <w:highlight w:val="yellow"/>
        </w:rPr>
      </w:pPr>
      <w:r w:rsidDel="00000000" w:rsidR="00000000" w:rsidRPr="00000000">
        <w:rPr>
          <w:sz w:val="32"/>
          <w:szCs w:val="32"/>
          <w:highlight w:val="yellow"/>
          <w:rtl w:val="0"/>
        </w:rPr>
        <w:t xml:space="preserve">Vocabulary </w:t>
      </w:r>
    </w:p>
    <w:p w:rsidR="00000000" w:rsidDel="00000000" w:rsidP="00000000" w:rsidRDefault="00000000" w:rsidRPr="00000000" w14:paraId="0000001C">
      <w:pPr>
        <w:ind w:left="720" w:firstLine="0"/>
        <w:rPr>
          <w:sz w:val="32"/>
          <w:szCs w:val="32"/>
          <w:shd w:fill="a4c2f4" w:val="clear"/>
        </w:rPr>
      </w:pPr>
      <w:r w:rsidDel="00000000" w:rsidR="00000000" w:rsidRPr="00000000">
        <w:rPr>
          <w:sz w:val="32"/>
          <w:szCs w:val="32"/>
          <w:shd w:fill="a4c2f4" w:val="clear"/>
          <w:rtl w:val="0"/>
        </w:rPr>
        <w:t xml:space="preserve">hight = altura </w:t>
      </w:r>
    </w:p>
    <w:p w:rsidR="00000000" w:rsidDel="00000000" w:rsidP="00000000" w:rsidRDefault="00000000" w:rsidRPr="00000000" w14:paraId="0000001D">
      <w:pPr>
        <w:ind w:left="720" w:firstLine="0"/>
        <w:rPr>
          <w:sz w:val="32"/>
          <w:szCs w:val="32"/>
          <w:shd w:fill="9fc5e8" w:val="clear"/>
        </w:rPr>
      </w:pPr>
      <w:r w:rsidDel="00000000" w:rsidR="00000000" w:rsidRPr="00000000">
        <w:rPr>
          <w:sz w:val="32"/>
          <w:szCs w:val="32"/>
          <w:shd w:fill="9fc5e8" w:val="clear"/>
        </w:rPr>
        <w:drawing>
          <wp:inline distB="114300" distT="114300" distL="114300" distR="114300">
            <wp:extent cx="1843088" cy="2225295"/>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843088" cy="2225295"/>
                    </a:xfrm>
                    <a:prstGeom prst="rect"/>
                    <a:ln/>
                  </pic:spPr>
                </pic:pic>
              </a:graphicData>
            </a:graphic>
          </wp:inline>
        </w:drawing>
      </w:r>
      <w:r w:rsidDel="00000000" w:rsidR="00000000" w:rsidRPr="00000000">
        <w:rPr>
          <w:sz w:val="32"/>
          <w:szCs w:val="32"/>
          <w:shd w:fill="9fc5e8" w:val="clear"/>
        </w:rPr>
        <w:drawing>
          <wp:inline distB="114300" distT="114300" distL="114300" distR="114300">
            <wp:extent cx="1832442" cy="2214563"/>
            <wp:effectExtent b="0" l="0" r="0" t="0"/>
            <wp:docPr id="5"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1832442"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rPr>
          <w:sz w:val="32"/>
          <w:szCs w:val="32"/>
          <w:shd w:fill="9fc5e8" w:val="clear"/>
        </w:rPr>
      </w:pPr>
      <w:r w:rsidDel="00000000" w:rsidR="00000000" w:rsidRPr="00000000">
        <w:rPr>
          <w:sz w:val="32"/>
          <w:szCs w:val="32"/>
          <w:shd w:fill="9fc5e8" w:val="clear"/>
          <w:rtl w:val="0"/>
        </w:rPr>
        <w:t xml:space="preserve">volumen de un tanque cónico </w:t>
      </w:r>
    </w:p>
    <w:p w:rsidR="00000000" w:rsidDel="00000000" w:rsidP="00000000" w:rsidRDefault="00000000" w:rsidRPr="00000000" w14:paraId="0000001F">
      <w:pPr>
        <w:ind w:left="720" w:firstLine="0"/>
        <w:rPr>
          <w:sz w:val="32"/>
          <w:szCs w:val="32"/>
          <w:shd w:fill="9fc5e8" w:val="clear"/>
        </w:rPr>
      </w:pPr>
      <w:r w:rsidDel="00000000" w:rsidR="00000000" w:rsidRPr="00000000">
        <w:rPr>
          <w:sz w:val="32"/>
          <w:szCs w:val="32"/>
        </w:rPr>
        <w:drawing>
          <wp:inline distB="114300" distT="114300" distL="114300" distR="114300">
            <wp:extent cx="5600700" cy="2248743"/>
            <wp:effectExtent b="0" l="0" r="0" t="0"/>
            <wp:docPr id="11" name="image9.png"/>
            <a:graphic>
              <a:graphicData uri="http://schemas.openxmlformats.org/drawingml/2006/picture">
                <pic:pic>
                  <pic:nvPicPr>
                    <pic:cNvPr id="0" name="image9.png"/>
                    <pic:cNvPicPr preferRelativeResize="0"/>
                  </pic:nvPicPr>
                  <pic:blipFill>
                    <a:blip r:embed="rId9"/>
                    <a:srcRect b="-9469" l="1700" r="-1700" t="9469"/>
                    <a:stretch>
                      <a:fillRect/>
                    </a:stretch>
                  </pic:blipFill>
                  <pic:spPr>
                    <a:xfrm>
                      <a:off x="0" y="0"/>
                      <a:ext cx="5600700" cy="224874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rPr>
          <w:sz w:val="32"/>
          <w:szCs w:val="32"/>
        </w:rPr>
      </w:pPr>
      <w:r w:rsidDel="00000000" w:rsidR="00000000" w:rsidRPr="00000000">
        <w:rPr>
          <w:sz w:val="32"/>
          <w:szCs w:val="32"/>
        </w:rPr>
        <w:drawing>
          <wp:inline distB="114300" distT="114300" distL="114300" distR="114300">
            <wp:extent cx="5543550" cy="2561158"/>
            <wp:effectExtent b="0" l="0" r="0" t="0"/>
            <wp:docPr id="10" name="image17.jpg"/>
            <a:graphic>
              <a:graphicData uri="http://schemas.openxmlformats.org/drawingml/2006/picture">
                <pic:pic>
                  <pic:nvPicPr>
                    <pic:cNvPr id="0" name="image17.jpg"/>
                    <pic:cNvPicPr preferRelativeResize="0"/>
                  </pic:nvPicPr>
                  <pic:blipFill>
                    <a:blip r:embed="rId10"/>
                    <a:srcRect b="0" l="0" r="0" t="0"/>
                    <a:stretch>
                      <a:fillRect/>
                    </a:stretch>
                  </pic:blipFill>
                  <pic:spPr>
                    <a:xfrm>
                      <a:off x="0" y="0"/>
                      <a:ext cx="5543550" cy="2561158"/>
                    </a:xfrm>
                    <a:prstGeom prst="rect"/>
                    <a:ln/>
                  </pic:spPr>
                </pic:pic>
              </a:graphicData>
            </a:graphic>
          </wp:inline>
        </w:drawing>
      </w:r>
      <w:r w:rsidDel="00000000" w:rsidR="00000000" w:rsidRPr="00000000">
        <w:rPr>
          <w:sz w:val="32"/>
          <w:szCs w:val="32"/>
          <w:rtl w:val="0"/>
        </w:rPr>
        <w:t xml:space="preserve">¿Cuántos conos le caben al cilindro?</w:t>
      </w:r>
    </w:p>
    <w:p w:rsidR="00000000" w:rsidDel="00000000" w:rsidP="00000000" w:rsidRDefault="00000000" w:rsidRPr="00000000" w14:paraId="00000021">
      <w:pPr>
        <w:ind w:left="720" w:firstLine="0"/>
        <w:rPr>
          <w:sz w:val="32"/>
          <w:szCs w:val="32"/>
        </w:rPr>
      </w:pPr>
      <w:r w:rsidDel="00000000" w:rsidR="00000000" w:rsidRPr="00000000">
        <w:rPr>
          <w:sz w:val="32"/>
          <w:szCs w:val="32"/>
          <w:rtl w:val="0"/>
        </w:rPr>
        <w:t xml:space="preserve">R// para llenar el cilindro se requieren 3 conos </w:t>
      </w:r>
    </w:p>
    <w:p w:rsidR="00000000" w:rsidDel="00000000" w:rsidP="00000000" w:rsidRDefault="00000000" w:rsidRPr="00000000" w14:paraId="00000022">
      <w:pPr>
        <w:ind w:left="720" w:firstLine="0"/>
        <w:rPr>
          <w:sz w:val="32"/>
          <w:szCs w:val="32"/>
        </w:rPr>
      </w:pPr>
      <w:r w:rsidDel="00000000" w:rsidR="00000000" w:rsidRPr="00000000">
        <w:rPr>
          <w:sz w:val="32"/>
          <w:szCs w:val="32"/>
        </w:rPr>
        <w:drawing>
          <wp:inline distB="114300" distT="114300" distL="114300" distR="114300">
            <wp:extent cx="5472113" cy="1905000"/>
            <wp:effectExtent b="0" l="0" r="0" t="0"/>
            <wp:docPr id="13"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472113"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720" w:firstLine="0"/>
        <w:rPr>
          <w:sz w:val="32"/>
          <w:szCs w:val="32"/>
        </w:rPr>
      </w:pPr>
      <w:r w:rsidDel="00000000" w:rsidR="00000000" w:rsidRPr="00000000">
        <w:rPr>
          <w:sz w:val="32"/>
          <w:szCs w:val="32"/>
        </w:rPr>
        <w:drawing>
          <wp:inline distB="114300" distT="114300" distL="114300" distR="114300">
            <wp:extent cx="5505450" cy="2363043"/>
            <wp:effectExtent b="0" l="0" r="0" t="0"/>
            <wp:docPr id="1" name="image14.jpg"/>
            <a:graphic>
              <a:graphicData uri="http://schemas.openxmlformats.org/drawingml/2006/picture">
                <pic:pic>
                  <pic:nvPicPr>
                    <pic:cNvPr id="0" name="image14.jpg"/>
                    <pic:cNvPicPr preferRelativeResize="0"/>
                  </pic:nvPicPr>
                  <pic:blipFill>
                    <a:blip r:embed="rId12"/>
                    <a:srcRect b="0" l="0" r="0" t="0"/>
                    <a:stretch>
                      <a:fillRect/>
                    </a:stretch>
                  </pic:blipFill>
                  <pic:spPr>
                    <a:xfrm>
                      <a:off x="0" y="0"/>
                      <a:ext cx="5505450" cy="2363043"/>
                    </a:xfrm>
                    <a:prstGeom prst="rect"/>
                    <a:ln/>
                  </pic:spPr>
                </pic:pic>
              </a:graphicData>
            </a:graphic>
          </wp:inline>
        </w:drawing>
      </w:r>
      <w:r w:rsidDel="00000000" w:rsidR="00000000" w:rsidRPr="00000000">
        <w:rPr>
          <w:sz w:val="32"/>
          <w:szCs w:val="32"/>
        </w:rPr>
        <w:drawing>
          <wp:inline distB="114300" distT="114300" distL="114300" distR="114300">
            <wp:extent cx="5524500" cy="2193603"/>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524500" cy="219360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rPr>
          <w:sz w:val="32"/>
          <w:szCs w:val="32"/>
        </w:rPr>
      </w:pPr>
      <w:r w:rsidDel="00000000" w:rsidR="00000000" w:rsidRPr="00000000">
        <w:rPr>
          <w:rtl w:val="0"/>
        </w:rPr>
      </w:r>
    </w:p>
    <w:p w:rsidR="00000000" w:rsidDel="00000000" w:rsidP="00000000" w:rsidRDefault="00000000" w:rsidRPr="00000000" w14:paraId="00000025">
      <w:pPr>
        <w:ind w:left="720" w:firstLine="0"/>
        <w:rPr>
          <w:sz w:val="32"/>
          <w:szCs w:val="32"/>
        </w:rPr>
      </w:pPr>
      <w:r w:rsidDel="00000000" w:rsidR="00000000" w:rsidRPr="00000000">
        <w:rPr>
          <w:sz w:val="32"/>
          <w:szCs w:val="32"/>
          <w:rtl w:val="0"/>
        </w:rPr>
        <w:t xml:space="preserve">Donde:</w:t>
      </w:r>
    </w:p>
    <w:p w:rsidR="00000000" w:rsidDel="00000000" w:rsidP="00000000" w:rsidRDefault="00000000" w:rsidRPr="00000000" w14:paraId="00000026">
      <w:pPr>
        <w:ind w:left="720" w:firstLine="0"/>
        <w:rPr>
          <w:sz w:val="32"/>
          <w:szCs w:val="32"/>
        </w:rPr>
      </w:pPr>
      <w:r w:rsidDel="00000000" w:rsidR="00000000" w:rsidRPr="00000000">
        <w:rPr>
          <w:sz w:val="32"/>
          <w:szCs w:val="32"/>
          <w:rtl w:val="0"/>
        </w:rPr>
        <w:t xml:space="preserve">- V: es el volumen del cono truncado.</w:t>
      </w:r>
    </w:p>
    <w:p w:rsidR="00000000" w:rsidDel="00000000" w:rsidP="00000000" w:rsidRDefault="00000000" w:rsidRPr="00000000" w14:paraId="00000027">
      <w:pPr>
        <w:ind w:left="720" w:firstLine="0"/>
        <w:rPr>
          <w:sz w:val="32"/>
          <w:szCs w:val="32"/>
        </w:rPr>
      </w:pPr>
      <w:r w:rsidDel="00000000" w:rsidR="00000000" w:rsidRPr="00000000">
        <w:rPr>
          <w:sz w:val="32"/>
          <w:szCs w:val="32"/>
          <w:rtl w:val="0"/>
        </w:rPr>
        <w:t xml:space="preserve">- π (pi): es una constante aproximadamente igual a 3.14159.</w:t>
      </w:r>
    </w:p>
    <w:p w:rsidR="00000000" w:rsidDel="00000000" w:rsidP="00000000" w:rsidRDefault="00000000" w:rsidRPr="00000000" w14:paraId="00000028">
      <w:pPr>
        <w:ind w:left="720" w:firstLine="0"/>
        <w:rPr>
          <w:sz w:val="32"/>
          <w:szCs w:val="32"/>
        </w:rPr>
      </w:pPr>
      <w:r w:rsidDel="00000000" w:rsidR="00000000" w:rsidRPr="00000000">
        <w:rPr>
          <w:sz w:val="32"/>
          <w:szCs w:val="32"/>
          <w:rtl w:val="0"/>
        </w:rPr>
        <w:t xml:space="preserve">- h: es la altura del cono truncado.</w:t>
      </w:r>
    </w:p>
    <w:p w:rsidR="00000000" w:rsidDel="00000000" w:rsidP="00000000" w:rsidRDefault="00000000" w:rsidRPr="00000000" w14:paraId="00000029">
      <w:pPr>
        <w:ind w:left="720" w:firstLine="0"/>
        <w:rPr>
          <w:sz w:val="32"/>
          <w:szCs w:val="32"/>
        </w:rPr>
      </w:pPr>
      <w:r w:rsidDel="00000000" w:rsidR="00000000" w:rsidRPr="00000000">
        <w:rPr>
          <w:sz w:val="32"/>
          <w:szCs w:val="32"/>
          <w:rtl w:val="0"/>
        </w:rPr>
        <w:t xml:space="preserve">- R: es el radio mayor de la base del cono truncado.</w:t>
      </w:r>
    </w:p>
    <w:p w:rsidR="00000000" w:rsidDel="00000000" w:rsidP="00000000" w:rsidRDefault="00000000" w:rsidRPr="00000000" w14:paraId="0000002A">
      <w:pPr>
        <w:ind w:left="720" w:firstLine="0"/>
        <w:rPr>
          <w:sz w:val="32"/>
          <w:szCs w:val="32"/>
        </w:rPr>
      </w:pPr>
      <w:r w:rsidDel="00000000" w:rsidR="00000000" w:rsidRPr="00000000">
        <w:rPr>
          <w:sz w:val="32"/>
          <w:szCs w:val="32"/>
          <w:rtl w:val="0"/>
        </w:rPr>
        <w:t xml:space="preserve">- r: es el radio menor de la parte superior del cono truncado.</w:t>
      </w:r>
    </w:p>
    <w:p w:rsidR="00000000" w:rsidDel="00000000" w:rsidP="00000000" w:rsidRDefault="00000000" w:rsidRPr="00000000" w14:paraId="0000002B">
      <w:pPr>
        <w:ind w:left="720" w:firstLine="0"/>
        <w:rPr>
          <w:sz w:val="32"/>
          <w:szCs w:val="32"/>
        </w:rPr>
      </w:pPr>
      <w:r w:rsidDel="00000000" w:rsidR="00000000" w:rsidRPr="00000000">
        <w:rPr>
          <w:rtl w:val="0"/>
        </w:rPr>
      </w:r>
    </w:p>
    <w:p w:rsidR="00000000" w:rsidDel="00000000" w:rsidP="00000000" w:rsidRDefault="00000000" w:rsidRPr="00000000" w14:paraId="0000002C">
      <w:pPr>
        <w:ind w:left="720" w:firstLine="0"/>
        <w:rPr>
          <w:sz w:val="32"/>
          <w:szCs w:val="32"/>
        </w:rPr>
      </w:pPr>
      <w:r w:rsidDel="00000000" w:rsidR="00000000" w:rsidRPr="00000000">
        <w:rPr>
          <w:rtl w:val="0"/>
        </w:rPr>
      </w:r>
    </w:p>
    <w:p w:rsidR="00000000" w:rsidDel="00000000" w:rsidP="00000000" w:rsidRDefault="00000000" w:rsidRPr="00000000" w14:paraId="0000002D">
      <w:pPr>
        <w:ind w:left="720" w:firstLine="720"/>
        <w:rPr>
          <w:sz w:val="32"/>
          <w:szCs w:val="32"/>
        </w:rPr>
      </w:pPr>
      <w:r w:rsidDel="00000000" w:rsidR="00000000" w:rsidRPr="00000000">
        <w:rPr>
          <w:sz w:val="32"/>
          <w:szCs w:val="32"/>
          <w:rtl w:val="0"/>
        </w:rPr>
        <w:t xml:space="preserve">Simplemente sustituye los valores adecuados en la fórmula para calcular el volumen del cono truncado que estás buscando. Asegúrate de que las unidades de medida sean coherentes (por ejemplo, metros cúbicos si las medidas están en metros).</w:t>
      </w:r>
    </w:p>
    <w:p w:rsidR="00000000" w:rsidDel="00000000" w:rsidP="00000000" w:rsidRDefault="00000000" w:rsidRPr="00000000" w14:paraId="0000002E">
      <w:pPr>
        <w:ind w:left="720" w:firstLine="720"/>
        <w:rPr>
          <w:sz w:val="32"/>
          <w:szCs w:val="32"/>
        </w:rPr>
      </w:pPr>
      <w:r w:rsidDel="00000000" w:rsidR="00000000" w:rsidRPr="00000000">
        <w:rPr>
          <w:rtl w:val="0"/>
        </w:rPr>
      </w:r>
    </w:p>
    <w:p w:rsidR="00000000" w:rsidDel="00000000" w:rsidP="00000000" w:rsidRDefault="00000000" w:rsidRPr="00000000" w14:paraId="0000002F">
      <w:pPr>
        <w:ind w:left="0" w:firstLine="0"/>
        <w:rPr>
          <w:sz w:val="32"/>
          <w:szCs w:val="32"/>
        </w:rPr>
      </w:pPr>
      <w:r w:rsidDel="00000000" w:rsidR="00000000" w:rsidRPr="00000000">
        <w:rPr>
          <w:color w:val="ff0000"/>
          <w:sz w:val="32"/>
          <w:szCs w:val="32"/>
          <w:rtl w:val="0"/>
        </w:rPr>
        <w:t xml:space="preserve">Objetivo:</w:t>
      </w:r>
      <w:r w:rsidDel="00000000" w:rsidR="00000000" w:rsidRPr="00000000">
        <w:rPr>
          <w:sz w:val="32"/>
          <w:szCs w:val="32"/>
          <w:rtl w:val="0"/>
        </w:rPr>
        <w:t xml:space="preserve"> </w:t>
      </w:r>
    </w:p>
    <w:p w:rsidR="00000000" w:rsidDel="00000000" w:rsidP="00000000" w:rsidRDefault="00000000" w:rsidRPr="00000000" w14:paraId="00000030">
      <w:pPr>
        <w:ind w:left="2160" w:firstLine="0"/>
        <w:rPr>
          <w:sz w:val="32"/>
          <w:szCs w:val="32"/>
        </w:rPr>
      </w:pPr>
      <w:r w:rsidDel="00000000" w:rsidR="00000000" w:rsidRPr="00000000">
        <w:rPr>
          <w:rtl w:val="0"/>
        </w:rPr>
      </w:r>
    </w:p>
    <w:p w:rsidR="00000000" w:rsidDel="00000000" w:rsidP="00000000" w:rsidRDefault="00000000" w:rsidRPr="00000000" w14:paraId="00000031">
      <w:pPr>
        <w:numPr>
          <w:ilvl w:val="0"/>
          <w:numId w:val="4"/>
        </w:numPr>
        <w:ind w:left="720" w:hanging="360"/>
        <w:rPr>
          <w:sz w:val="32"/>
          <w:szCs w:val="32"/>
          <w:u w:val="none"/>
        </w:rPr>
      </w:pPr>
      <w:r w:rsidDel="00000000" w:rsidR="00000000" w:rsidRPr="00000000">
        <w:rPr>
          <w:sz w:val="32"/>
          <w:szCs w:val="32"/>
          <w:rtl w:val="0"/>
        </w:rPr>
        <w:t xml:space="preserve">Describir el llenado de un tanque cónico</w:t>
      </w:r>
    </w:p>
    <w:p w:rsidR="00000000" w:rsidDel="00000000" w:rsidP="00000000" w:rsidRDefault="00000000" w:rsidRPr="00000000" w14:paraId="00000032">
      <w:pPr>
        <w:ind w:left="0" w:firstLine="0"/>
        <w:rPr>
          <w:sz w:val="32"/>
          <w:szCs w:val="32"/>
        </w:rPr>
      </w:pPr>
      <w:r w:rsidDel="00000000" w:rsidR="00000000" w:rsidRPr="00000000">
        <w:rPr>
          <w:rtl w:val="0"/>
        </w:rPr>
      </w:r>
    </w:p>
    <w:p w:rsidR="00000000" w:rsidDel="00000000" w:rsidP="00000000" w:rsidRDefault="00000000" w:rsidRPr="00000000" w14:paraId="00000033">
      <w:pPr>
        <w:numPr>
          <w:ilvl w:val="0"/>
          <w:numId w:val="3"/>
        </w:numPr>
        <w:ind w:left="720" w:hanging="360"/>
        <w:rPr>
          <w:sz w:val="32"/>
          <w:szCs w:val="32"/>
          <w:u w:val="none"/>
        </w:rPr>
      </w:pPr>
      <w:r w:rsidDel="00000000" w:rsidR="00000000" w:rsidRPr="00000000">
        <w:rPr>
          <w:sz w:val="32"/>
          <w:szCs w:val="32"/>
          <w:rtl w:val="0"/>
        </w:rPr>
        <w:t xml:space="preserve">Predecir el tiempo que tarda en llenarse(tiempo de llenado)</w:t>
      </w:r>
    </w:p>
    <w:p w:rsidR="00000000" w:rsidDel="00000000" w:rsidP="00000000" w:rsidRDefault="00000000" w:rsidRPr="00000000" w14:paraId="00000034">
      <w:pPr>
        <w:ind w:left="720" w:firstLine="0"/>
        <w:rPr>
          <w:sz w:val="32"/>
          <w:szCs w:val="32"/>
        </w:rPr>
      </w:pPr>
      <w:r w:rsidDel="00000000" w:rsidR="00000000" w:rsidRPr="00000000">
        <w:rPr>
          <w:rtl w:val="0"/>
        </w:rPr>
      </w:r>
    </w:p>
    <w:p w:rsidR="00000000" w:rsidDel="00000000" w:rsidP="00000000" w:rsidRDefault="00000000" w:rsidRPr="00000000" w14:paraId="00000035">
      <w:pPr>
        <w:numPr>
          <w:ilvl w:val="0"/>
          <w:numId w:val="1"/>
        </w:numPr>
        <w:ind w:left="720" w:hanging="360"/>
        <w:rPr>
          <w:sz w:val="32"/>
          <w:szCs w:val="32"/>
          <w:u w:val="none"/>
          <w:shd w:fill="a4c2f4" w:val="clear"/>
        </w:rPr>
      </w:pPr>
      <w:r w:rsidDel="00000000" w:rsidR="00000000" w:rsidRPr="00000000">
        <w:rPr>
          <w:sz w:val="32"/>
          <w:szCs w:val="32"/>
          <w:shd w:fill="a4c2f4" w:val="clear"/>
          <w:rtl w:val="0"/>
        </w:rPr>
        <w:t xml:space="preserve">Ejemplo 5: (pagina 117 del pdf)</w:t>
      </w:r>
    </w:p>
    <w:p w:rsidR="00000000" w:rsidDel="00000000" w:rsidP="00000000" w:rsidRDefault="00000000" w:rsidRPr="00000000" w14:paraId="00000036">
      <w:pPr>
        <w:ind w:left="0" w:firstLine="0"/>
        <w:rPr>
          <w:sz w:val="32"/>
          <w:szCs w:val="32"/>
          <w:shd w:fill="a4c2f4" w:val="clear"/>
        </w:rPr>
      </w:pPr>
      <w:r w:rsidDel="00000000" w:rsidR="00000000" w:rsidRPr="00000000">
        <w:rPr>
          <w:rtl w:val="0"/>
        </w:rPr>
      </w:r>
    </w:p>
    <w:p w:rsidR="00000000" w:rsidDel="00000000" w:rsidP="00000000" w:rsidRDefault="00000000" w:rsidRPr="00000000" w14:paraId="00000037">
      <w:pPr>
        <w:ind w:left="0" w:firstLine="0"/>
        <w:rPr>
          <w:sz w:val="32"/>
          <w:szCs w:val="32"/>
        </w:rPr>
      </w:pPr>
      <w:r w:rsidDel="00000000" w:rsidR="00000000" w:rsidRPr="00000000">
        <w:rPr>
          <w:sz w:val="32"/>
          <w:szCs w:val="32"/>
          <w:rtl w:val="0"/>
        </w:rPr>
        <w:t xml:space="preserve">Suponga que se vierte agua en un depósito cónico, como se muestra en la figura 12, a una razón constante de pulgada cúbica por segundo. Determine la altura h como función del tiempo t y dibuje h(t) desde el instante t = 0 hasta el momento en que el depósito está lleno.</w:t>
      </w:r>
    </w:p>
    <w:p w:rsidR="00000000" w:rsidDel="00000000" w:rsidP="00000000" w:rsidRDefault="00000000" w:rsidRPr="00000000" w14:paraId="00000038">
      <w:pPr>
        <w:ind w:left="0" w:firstLine="0"/>
        <w:rPr>
          <w:sz w:val="32"/>
          <w:szCs w:val="32"/>
        </w:rPr>
      </w:pPr>
      <w:r w:rsidDel="00000000" w:rsidR="00000000" w:rsidRPr="00000000">
        <w:rPr>
          <w:sz w:val="32"/>
          <w:szCs w:val="32"/>
        </w:rPr>
        <w:drawing>
          <wp:inline distB="114300" distT="114300" distL="114300" distR="114300">
            <wp:extent cx="5819775" cy="1547813"/>
            <wp:effectExtent b="0" l="0" r="0" t="0"/>
            <wp:docPr id="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819775" cy="154781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rPr>
          <w:sz w:val="32"/>
          <w:szCs w:val="32"/>
        </w:rPr>
      </w:pPr>
      <w:r w:rsidDel="00000000" w:rsidR="00000000" w:rsidRPr="00000000">
        <w:rPr>
          <w:sz w:val="32"/>
          <w:szCs w:val="32"/>
        </w:rPr>
        <w:drawing>
          <wp:inline distB="114300" distT="114300" distL="114300" distR="114300">
            <wp:extent cx="2314009" cy="2566988"/>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314009" cy="2566988"/>
                    </a:xfrm>
                    <a:prstGeom prst="rect"/>
                    <a:ln/>
                  </pic:spPr>
                </pic:pic>
              </a:graphicData>
            </a:graphic>
          </wp:inline>
        </w:drawing>
      </w:r>
      <w:r w:rsidDel="00000000" w:rsidR="00000000" w:rsidRPr="00000000">
        <w:rPr>
          <w:sz w:val="32"/>
          <w:szCs w:val="32"/>
          <w:rtl w:val="0"/>
        </w:rPr>
        <w:t xml:space="preserve"> </w:t>
      </w:r>
      <w:r w:rsidDel="00000000" w:rsidR="00000000" w:rsidRPr="00000000">
        <w:rPr>
          <w:sz w:val="32"/>
          <w:szCs w:val="32"/>
        </w:rPr>
        <w:drawing>
          <wp:inline distB="114300" distT="114300" distL="114300" distR="114300">
            <wp:extent cx="6096000" cy="2393628"/>
            <wp:effectExtent b="0" l="0" r="0" t="0"/>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096000" cy="239362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rPr>
          <w:sz w:val="32"/>
          <w:szCs w:val="32"/>
        </w:rPr>
      </w:pPr>
      <w:r w:rsidDel="00000000" w:rsidR="00000000" w:rsidRPr="00000000">
        <w:rPr>
          <w:sz w:val="32"/>
          <w:szCs w:val="32"/>
        </w:rPr>
        <w:drawing>
          <wp:inline distB="114300" distT="114300" distL="114300" distR="114300">
            <wp:extent cx="6067425" cy="2410768"/>
            <wp:effectExtent b="0" l="0" r="0" t="0"/>
            <wp:docPr id="1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6067425" cy="241076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rPr>
          <w:sz w:val="32"/>
          <w:szCs w:val="32"/>
        </w:rPr>
      </w:pPr>
      <w:r w:rsidDel="00000000" w:rsidR="00000000" w:rsidRPr="00000000">
        <w:rPr>
          <w:rtl w:val="0"/>
        </w:rPr>
      </w:r>
    </w:p>
    <w:p w:rsidR="00000000" w:rsidDel="00000000" w:rsidP="00000000" w:rsidRDefault="00000000" w:rsidRPr="00000000" w14:paraId="0000003C">
      <w:pPr>
        <w:ind w:left="0" w:firstLine="0"/>
        <w:rPr>
          <w:sz w:val="32"/>
          <w:szCs w:val="32"/>
        </w:rPr>
      </w:pPr>
      <w:r w:rsidDel="00000000" w:rsidR="00000000" w:rsidRPr="00000000">
        <w:rPr>
          <w:rtl w:val="0"/>
        </w:rPr>
      </w:r>
    </w:p>
    <w:p w:rsidR="00000000" w:rsidDel="00000000" w:rsidP="00000000" w:rsidRDefault="00000000" w:rsidRPr="00000000" w14:paraId="0000003D">
      <w:pPr>
        <w:ind w:left="0" w:firstLine="0"/>
        <w:rPr>
          <w:sz w:val="32"/>
          <w:szCs w:val="32"/>
        </w:rPr>
      </w:pPr>
      <w:r w:rsidDel="00000000" w:rsidR="00000000" w:rsidRPr="00000000">
        <w:rPr>
          <w:sz w:val="32"/>
          <w:szCs w:val="32"/>
          <w:rtl w:val="0"/>
        </w:rPr>
        <w:t xml:space="preserve">Volumen:</w:t>
      </w:r>
    </w:p>
    <w:p w:rsidR="00000000" w:rsidDel="00000000" w:rsidP="00000000" w:rsidRDefault="00000000" w:rsidRPr="00000000" w14:paraId="0000003E">
      <w:pPr>
        <w:ind w:left="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03F">
      <w:pPr>
        <w:ind w:left="0" w:firstLine="0"/>
        <w:rPr>
          <w:sz w:val="32"/>
          <w:szCs w:val="32"/>
        </w:rPr>
      </w:pPr>
      <w:r w:rsidDel="00000000" w:rsidR="00000000" w:rsidRPr="00000000">
        <w:rPr>
          <w:sz w:val="32"/>
          <w:szCs w:val="32"/>
        </w:rPr>
        <w:drawing>
          <wp:inline distB="114300" distT="114300" distL="114300" distR="114300">
            <wp:extent cx="5731200" cy="927100"/>
            <wp:effectExtent b="0" l="0" r="0" t="0"/>
            <wp:docPr id="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927100"/>
                    </a:xfrm>
                    <a:prstGeom prst="rect"/>
                    <a:ln/>
                  </pic:spPr>
                </pic:pic>
              </a:graphicData>
            </a:graphic>
          </wp:inline>
        </w:drawing>
      </w:r>
      <m:oMath/>
      <w:ins w:author="ABRIL MONTERROSA SOTO" w:id="0" w:date="2023-09-15T16:51:38Z">
        <w:r w:rsidDel="00000000" w:rsidR="00000000" w:rsidRPr="00000000">
          <w:rPr>
            <w:sz w:val="32"/>
            <w:szCs w:val="32"/>
          </w:rPr>
          <w:drawing>
            <wp:inline distB="114300" distT="114300" distL="114300" distR="114300">
              <wp:extent cx="5731200" cy="1333500"/>
              <wp:effectExtent b="0" l="0" r="0" t="0"/>
              <wp:docPr id="1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1333500"/>
                      </a:xfrm>
                      <a:prstGeom prst="rect"/>
                      <a:ln/>
                    </pic:spPr>
                  </pic:pic>
                </a:graphicData>
              </a:graphic>
            </wp:inline>
          </w:drawing>
        </w:r>
      </w:ins>
      <w:r w:rsidDel="00000000" w:rsidR="00000000" w:rsidRPr="00000000">
        <w:rPr>
          <w:rtl w:val="0"/>
        </w:rPr>
      </w:r>
    </w:p>
    <w:p w:rsidR="00000000" w:rsidDel="00000000" w:rsidP="00000000" w:rsidRDefault="00000000" w:rsidRPr="00000000" w14:paraId="00000040">
      <w:pPr>
        <w:ind w:left="0" w:firstLine="0"/>
        <w:rPr>
          <w:sz w:val="32"/>
          <w:szCs w:val="32"/>
        </w:rPr>
      </w:pPr>
      <w:r w:rsidDel="00000000" w:rsidR="00000000" w:rsidRPr="00000000">
        <w:rPr>
          <w:sz w:val="32"/>
          <w:szCs w:val="32"/>
          <w:rtl w:val="0"/>
        </w:rPr>
        <w:t xml:space="preserve">TIEMPO DE LLENADO</w:t>
      </w:r>
    </w:p>
    <w:p w:rsidR="00000000" w:rsidDel="00000000" w:rsidP="00000000" w:rsidRDefault="00000000" w:rsidRPr="00000000" w14:paraId="00000041">
      <w:pPr>
        <w:ind w:left="0" w:firstLine="0"/>
        <w:rPr>
          <w:sz w:val="32"/>
          <w:szCs w:val="32"/>
        </w:rPr>
      </w:pPr>
      <w:r w:rsidDel="00000000" w:rsidR="00000000" w:rsidRPr="00000000">
        <w:rPr>
          <w:rtl w:val="0"/>
        </w:rPr>
      </w:r>
    </w:p>
    <w:p w:rsidR="00000000" w:rsidDel="00000000" w:rsidP="00000000" w:rsidRDefault="00000000" w:rsidRPr="00000000" w14:paraId="00000042">
      <w:pPr>
        <w:ind w:left="0" w:firstLine="0"/>
        <w:rPr>
          <w:sz w:val="32"/>
          <w:szCs w:val="32"/>
        </w:rPr>
      </w:pPr>
      <w:r w:rsidDel="00000000" w:rsidR="00000000" w:rsidRPr="00000000">
        <w:rPr>
          <w:sz w:val="32"/>
          <w:szCs w:val="32"/>
        </w:rPr>
        <w:drawing>
          <wp:inline distB="114300" distT="114300" distL="114300" distR="114300">
            <wp:extent cx="5731200" cy="1028700"/>
            <wp:effectExtent b="0" l="0" r="0" t="0"/>
            <wp:docPr id="1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rPr>
          <w:sz w:val="32"/>
          <w:szCs w:val="32"/>
        </w:rPr>
      </w:pPr>
      <w:r w:rsidDel="00000000" w:rsidR="00000000" w:rsidRPr="00000000">
        <w:rPr>
          <w:rtl w:val="0"/>
        </w:rPr>
      </w:r>
    </w:p>
    <w:p w:rsidR="00000000" w:rsidDel="00000000" w:rsidP="00000000" w:rsidRDefault="00000000" w:rsidRPr="00000000" w14:paraId="00000044">
      <w:pPr>
        <w:ind w:left="0" w:firstLine="0"/>
        <w:rPr>
          <w:sz w:val="32"/>
          <w:szCs w:val="32"/>
        </w:rPr>
      </w:pPr>
      <w:r w:rsidDel="00000000" w:rsidR="00000000" w:rsidRPr="00000000">
        <w:rPr>
          <w:sz w:val="32"/>
          <w:szCs w:val="32"/>
        </w:rPr>
        <w:drawing>
          <wp:inline distB="114300" distT="114300" distL="114300" distR="114300">
            <wp:extent cx="5800725" cy="2947988"/>
            <wp:effectExtent b="0" l="0" r="0" t="0"/>
            <wp:docPr id="1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800725"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rPr>
          <w:sz w:val="32"/>
          <w:szCs w:val="32"/>
        </w:rPr>
      </w:pPr>
      <w:ins w:author="ABRIL MONTERROSA SOTO" w:id="1" w:date="2023-09-15T17:10:03Z">
        <w:r w:rsidDel="00000000" w:rsidR="00000000" w:rsidRPr="00000000">
          <w:rPr>
            <w:sz w:val="32"/>
            <w:szCs w:val="32"/>
          </w:rPr>
          <w:drawing>
            <wp:inline distB="114300" distT="114300" distL="114300" distR="114300">
              <wp:extent cx="5731200" cy="5461000"/>
              <wp:effectExtent b="0" l="0" r="0" t="0"/>
              <wp:docPr id="4"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1200" cy="5461000"/>
                      </a:xfrm>
                      <a:prstGeom prst="rect"/>
                      <a:ln/>
                    </pic:spPr>
                  </pic:pic>
                </a:graphicData>
              </a:graphic>
            </wp:inline>
          </w:drawing>
        </w:r>
      </w:ins>
      <w:r w:rsidDel="00000000" w:rsidR="00000000" w:rsidRPr="00000000">
        <w:rPr>
          <w:rtl w:val="0"/>
        </w:rPr>
      </w:r>
    </w:p>
    <w:p w:rsidR="00000000" w:rsidDel="00000000" w:rsidP="00000000" w:rsidRDefault="00000000" w:rsidRPr="00000000" w14:paraId="00000046">
      <w:pPr>
        <w:ind w:left="0" w:firstLine="0"/>
        <w:rPr>
          <w:sz w:val="32"/>
          <w:szCs w:val="32"/>
        </w:rPr>
      </w:pPr>
      <w:r w:rsidDel="00000000" w:rsidR="00000000" w:rsidRPr="00000000">
        <w:rPr>
          <w:rtl w:val="0"/>
        </w:rPr>
      </w:r>
    </w:p>
    <w:p w:rsidR="00000000" w:rsidDel="00000000" w:rsidP="00000000" w:rsidRDefault="00000000" w:rsidRPr="00000000" w14:paraId="00000047">
      <w:pPr>
        <w:ind w:left="0" w:firstLine="0"/>
        <w:rPr>
          <w:sz w:val="32"/>
          <w:szCs w:val="32"/>
        </w:rPr>
      </w:pPr>
      <w:r w:rsidDel="00000000" w:rsidR="00000000" w:rsidRPr="00000000">
        <w:rPr>
          <w:sz w:val="32"/>
          <w:szCs w:val="32"/>
        </w:rPr>
        <w:drawing>
          <wp:inline distB="114300" distT="114300" distL="114300" distR="114300">
            <wp:extent cx="5731200" cy="5270500"/>
            <wp:effectExtent b="0" l="0" r="0" t="0"/>
            <wp:docPr id="15"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rPr>
          <w:sz w:val="32"/>
          <w:szCs w:val="32"/>
        </w:rPr>
      </w:pPr>
      <w:r w:rsidDel="00000000" w:rsidR="00000000" w:rsidRPr="00000000">
        <w:rPr>
          <w:rtl w:val="0"/>
        </w:rPr>
      </w:r>
    </w:p>
    <w:p w:rsidR="00000000" w:rsidDel="00000000" w:rsidP="00000000" w:rsidRDefault="00000000" w:rsidRPr="00000000" w14:paraId="00000049">
      <w:pPr>
        <w:ind w:left="0" w:firstLine="0"/>
        <w:rPr>
          <w:sz w:val="32"/>
          <w:szCs w:val="32"/>
        </w:rPr>
      </w:pPr>
      <w:r w:rsidDel="00000000" w:rsidR="00000000" w:rsidRPr="00000000">
        <w:rPr>
          <w:sz w:val="32"/>
          <w:szCs w:val="32"/>
          <w:rtl w:val="0"/>
        </w:rPr>
        <w:t xml:space="preserve">Relación creciente </w:t>
      </w:r>
      <w:r w:rsidDel="00000000" w:rsidR="00000000" w:rsidRPr="00000000">
        <w:rPr>
          <w:rtl w:val="0"/>
        </w:rPr>
      </w:r>
    </w:p>
    <w:sectPr>
      <w:headerReference r:id="rId24" w:type="default"/>
      <w:footerReference r:id="rId25"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id="0" w:date="2023-09-15T14:18:42Z">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total reaction</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GABRIELA NORIEGA JIMENEZ reacted with 😬 at 2023-09-15 07:18 AM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rPr/>
    </w:pPr>
    <w:r w:rsidDel="00000000" w:rsidR="00000000" w:rsidRPr="00000000">
      <w:rPr>
        <w:rtl w:val="0"/>
      </w:rPr>
      <w:t xml:space="preserve">VANESA ROSILLO</w:t>
    </w:r>
  </w:p>
  <w:p w:rsidR="00000000" w:rsidDel="00000000" w:rsidP="00000000" w:rsidRDefault="00000000" w:rsidRPr="00000000" w14:paraId="00000050">
    <w:pPr>
      <w:rPr/>
    </w:pPr>
    <w:r w:rsidDel="00000000" w:rsidR="00000000" w:rsidRPr="00000000">
      <w:rPr>
        <w:rtl w:val="0"/>
      </w:rPr>
      <w:t xml:space="preserve">ABRIL MONTERROSA</w:t>
    </w:r>
  </w:p>
  <w:p w:rsidR="00000000" w:rsidDel="00000000" w:rsidP="00000000" w:rsidRDefault="00000000" w:rsidRPr="00000000" w14:paraId="00000051">
    <w:pPr>
      <w:rPr/>
    </w:pPr>
    <w:r w:rsidDel="00000000" w:rsidR="00000000" w:rsidRPr="00000000">
      <w:rPr>
        <w:rtl w:val="0"/>
      </w:rPr>
      <w:t xml:space="preserve">MARISOL AYALA</w:t>
    </w:r>
  </w:p>
  <w:p w:rsidR="00000000" w:rsidDel="00000000" w:rsidP="00000000" w:rsidRDefault="00000000" w:rsidRPr="00000000" w14:paraId="00000052">
    <w:pPr>
      <w:rPr/>
    </w:pPr>
    <w:r w:rsidDel="00000000" w:rsidR="00000000" w:rsidRPr="00000000">
      <w:rPr>
        <w:rtl w:val="0"/>
      </w:rPr>
      <w:t xml:space="preserve">YOSMERI PINEDA</w:t>
    </w:r>
  </w:p>
  <w:p w:rsidR="00000000" w:rsidDel="00000000" w:rsidP="00000000" w:rsidRDefault="00000000" w:rsidRPr="00000000" w14:paraId="00000053">
    <w:pPr>
      <w:rPr/>
    </w:pPr>
    <w:r w:rsidDel="00000000" w:rsidR="00000000" w:rsidRPr="00000000">
      <w:rPr>
        <w:rtl w:val="0"/>
      </w:rPr>
      <w:t xml:space="preserve">GABRIELA NORIEGA</w:t>
    </w:r>
  </w:p>
  <w:p w:rsidR="00000000" w:rsidDel="00000000" w:rsidP="00000000" w:rsidRDefault="00000000" w:rsidRPr="00000000" w14:paraId="000000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1.png"/><Relationship Id="rId21" Type="http://schemas.openxmlformats.org/officeDocument/2006/relationships/image" Target="media/image15.png"/><Relationship Id="rId24" Type="http://schemas.openxmlformats.org/officeDocument/2006/relationships/header" Target="header1.xml"/><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25"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8.png"/><Relationship Id="rId8" Type="http://schemas.openxmlformats.org/officeDocument/2006/relationships/image" Target="media/image16.png"/><Relationship Id="rId11" Type="http://schemas.openxmlformats.org/officeDocument/2006/relationships/image" Target="media/image2.jpg"/><Relationship Id="rId10" Type="http://schemas.openxmlformats.org/officeDocument/2006/relationships/image" Target="media/image17.jpg"/><Relationship Id="rId13" Type="http://schemas.openxmlformats.org/officeDocument/2006/relationships/image" Target="media/image3.png"/><Relationship Id="rId12" Type="http://schemas.openxmlformats.org/officeDocument/2006/relationships/image" Target="media/image14.jpg"/><Relationship Id="rId15" Type="http://schemas.openxmlformats.org/officeDocument/2006/relationships/image" Target="media/image6.png"/><Relationship Id="rId14"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0.png"/><Relationship Id="rId19" Type="http://schemas.openxmlformats.org/officeDocument/2006/relationships/image" Target="media/image1.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